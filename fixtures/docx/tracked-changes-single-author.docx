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Heading1"/>
      </w:pPr>
      <w:r>
        <w:t xml:space="preserve">Deployment Runbook</w:t>
      </w:r>
    </w:p>
    <w:p>
      <w:r>
        <w:t xml:space="preserve">Deploy with </w:t>
      </w:r>
      <w:ins w:id="101" w:author="R. Okonkwo" w:date="2026-01-15T09:00:00Z">
        <w:r>
          <w:t xml:space="preserve">the blue-green script</w:t>
        </w:r>
      </w:ins>
      <w:del w:id="102" w:author="R. Okonkwo" w:date="2026-01-15T09:00:00Z">
        <w:r>
          <w:delText xml:space="preserve">the legacy script</w:delText>
        </w:r>
      </w:del>
      <w:r>
        <w:t xml:space="preserve"> after the drain completes.</w:t>
      </w:r>
    </w:p>
    <w:p>
      <w:ins w:id="103" w:author="R. Okonkwo" w:date="2026-01-15T09:00:00Z">
        <w:r>
          <w:t xml:space="preserve">Roll back with the same script and the previous tag.</w:t>
        </w:r>
      </w:ins>
    </w:p>
    <w:p>
      <w:del w:id="104" w:author="R. Okonkwo" w:date="2026-01-15T09:00:00Z">
        <w:r>
          <w:delText xml:space="preserve">Roll back by hand.</w:delText>
        </w:r>
      </w:del>
    </w:p>
    <w:p>
      <w:pPr>
        <w:pStyle w:val="Heading2"/>
      </w:pPr>
      <w:r>
        <w:t xml:space="preserve">Verification</w:t>
      </w:r>
    </w:p>
    <w:p>
      <w:r>
        <w:t xml:space="preserve">Confirm the health endpoint returns 200 before announcing.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+mn-lt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Caption">
    <w:name w:val="Caption"/>
    <w:basedOn w:val="Normal"/>
    <w:rPr>
      <w:i/>
      <w:sz w:val="18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TableHeader">
    <w:name w:val="Table Head"/>
    <w:basedOn w:val="Normal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fontScheme>
      <a:majorFont>
        <a:latin typeface="Cambria"/>
      </a:majorFont>
      <a:minorFont>
        <a:latin typeface="Calibri"/>
      </a:minorFont>
    </a:fontScheme>
  </a:themeElements>
</a:theme>
</file>