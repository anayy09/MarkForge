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Heading1"/>
      </w:pPr>
      <w:r>
        <w:t xml:space="preserve">Incident Review</w:t>
      </w:r>
    </w:p>
    <w:p>
      <w:r>
        <w:t xml:space="preserve">The outage lasted </w:t>
      </w:r>
      <w:del w:id="201" w:author="A. Fenwick" w:date="2026-01-15T09:00:00Z">
        <w:r>
          <w:delText xml:space="preserve">forty</w:delText>
        </w:r>
      </w:del>
      <w:ins w:id="202" w:author="A. Fenwick" w:date="2026-01-15T09:00:00Z">
        <w:r>
          <w:t xml:space="preserve">fifty</w:t>
        </w:r>
      </w:ins>
      <w:r>
        <w:t xml:space="preserve"> minutes and affected </w:t>
      </w:r>
      <w:del w:id="203" w:author="M. Duarte" w:date="2026-01-16T14:30:00Z">
        <w:r>
          <w:delText xml:space="preserve">some</w:delText>
        </w:r>
      </w:del>
      <w:ins w:id="204" w:author="M. Duarte" w:date="2026-01-16T14:30:00Z">
        <w:r>
          <w:t xml:space="preserve">all</w:t>
        </w:r>
      </w:ins>
      <w:r>
        <w:t xml:space="preserve"> regions.</w:t>
      </w:r>
    </w:p>
    <w:p>
      <w:ins w:id="205" w:author="A. Fenwick" w:date="2026-01-15T09:00:00Z">
        <w:r>
          <w:t xml:space="preserve">Root cause was a stale credential</w:t>
        </w:r>
      </w:ins>
      <w:ins w:id="206" w:author="A. Fenwick" w:date="2026-01-15T09:00:00Z">
        <w:r>
          <w:t xml:space="preserve"> in the deploy runner.</w:t>
        </w:r>
      </w:ins>
    </w:p>
    <w:p>
      <w:r>
        <w:t xml:space="preserve">Follow-up: </w:t>
      </w:r>
      <w:ins w:id="207" w:author="M. Duarte" w:date="2026-01-16T14:30:00Z">
        <w:r>
          <w:t xml:space="preserve">rotate credentials weekly</w:t>
        </w:r>
      </w:ins>
      <w:r>
        <w:t xml:space="preserve">.</w:t>
      </w:r>
    </w:p>
    <w:p>
      <w:pPr>
        <w:pStyle w:val="Heading2"/>
      </w:pPr>
      <w:r>
        <w:t xml:space="preserve">Sign-off</w:t>
      </w:r>
    </w:p>
    <w:p>
      <w:r>
        <w:t xml:space="preserve">Reviewed by both authors.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+mn-lt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Heading1"/>
    <w:pPr>
      <w:outlineLvl w:val="1"/>
    </w:pPr>
    <w:rPr>
      <w:sz w:val="28"/>
    </w:rPr>
  </w:style>
  <w:style w:type="paragraph" w:styleId="Caption">
    <w:name w:val="Caption"/>
    <w:basedOn w:val="Normal"/>
    <w:rPr>
      <w:i/>
      <w:sz w:val="18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TableHeader">
    <w:name w:val="Table Head"/>
    <w:basedOn w:val="Normal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fontScheme>
      <a:majorFont>
        <a:latin typeface="Cambria"/>
      </a:majorFont>
      <a:minorFont>
        <a:latin typeface="Calibri"/>
      </a:minorFont>
    </a:fontScheme>
  </a:themeElements>
</a:theme>
</file>